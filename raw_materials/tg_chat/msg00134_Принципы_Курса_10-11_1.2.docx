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AAC" w14:textId="43D522F7" w:rsidR="00B61D64" w:rsidRPr="00A85A3C" w:rsidRDefault="00C93D50" w:rsidP="00A85A3C">
      <w:pPr>
        <w:jc w:val="both"/>
        <w:rPr>
          <w:b/>
          <w:bCs/>
          <w:lang w:val="ru-RU"/>
        </w:rPr>
      </w:pPr>
      <w:r w:rsidRPr="00A85A3C">
        <w:rPr>
          <w:b/>
          <w:bCs/>
          <w:lang w:val="ru-RU"/>
        </w:rPr>
        <w:t>Принципы</w:t>
      </w:r>
      <w:r w:rsidR="00980E1E" w:rsidRPr="00A85A3C">
        <w:rPr>
          <w:b/>
          <w:bCs/>
          <w:lang w:val="ru-RU"/>
        </w:rPr>
        <w:t xml:space="preserve"> Курса</w:t>
      </w:r>
      <w:r w:rsidRPr="00A85A3C">
        <w:rPr>
          <w:b/>
          <w:bCs/>
          <w:lang w:val="ru-RU"/>
        </w:rPr>
        <w:t xml:space="preserve"> </w:t>
      </w:r>
      <w:proofErr w:type="gramStart"/>
      <w:r w:rsidRPr="00A85A3C">
        <w:rPr>
          <w:b/>
          <w:bCs/>
          <w:lang w:val="ru-RU"/>
        </w:rPr>
        <w:t>10-11</w:t>
      </w:r>
      <w:proofErr w:type="gramEnd"/>
      <w:r w:rsidR="00980E1E" w:rsidRPr="00A85A3C">
        <w:rPr>
          <w:b/>
          <w:bCs/>
          <w:lang w:val="ru-RU"/>
        </w:rPr>
        <w:t xml:space="preserve"> и его Программы</w:t>
      </w:r>
    </w:p>
    <w:p w14:paraId="670B2BEB" w14:textId="2ED9F70E" w:rsidR="00A85A3C" w:rsidRDefault="00AF7E8C" w:rsidP="00A85A3C">
      <w:pPr>
        <w:jc w:val="both"/>
        <w:rPr>
          <w:lang w:val="ru-RU"/>
        </w:rPr>
      </w:pPr>
      <w:r>
        <w:rPr>
          <w:lang w:val="ru-RU"/>
        </w:rPr>
        <w:t xml:space="preserve">Первым приоритетом </w:t>
      </w:r>
      <w:r w:rsidR="00980E1E">
        <w:rPr>
          <w:lang w:val="ru-RU"/>
        </w:rPr>
        <w:t>Курса</w:t>
      </w:r>
      <w:r>
        <w:rPr>
          <w:lang w:val="ru-RU"/>
        </w:rPr>
        <w:t xml:space="preserve"> является решение задач</w:t>
      </w:r>
      <w:r w:rsidR="00A85A3C">
        <w:rPr>
          <w:lang w:val="ru-RU"/>
        </w:rPr>
        <w:t>, по сравнению с заучиванием, или даже пониманием формулировок из учебника</w:t>
      </w:r>
      <w:r>
        <w:rPr>
          <w:lang w:val="ru-RU"/>
        </w:rPr>
        <w:t>.</w:t>
      </w:r>
      <w:r w:rsidR="00BF03E3">
        <w:rPr>
          <w:lang w:val="ru-RU"/>
        </w:rPr>
        <w:t xml:space="preserve"> </w:t>
      </w:r>
      <w:r w:rsidR="00A85A3C">
        <w:rPr>
          <w:lang w:val="ru-RU"/>
        </w:rPr>
        <w:t>Исходная концепция курса и сам предмет информатики дает возможность для постоянного высокого уровня индивидуальной новизны задач для каждого учащегося. (Конечно, цель подготовки к сегодняшнему ЕГЭ этому противоречит.)</w:t>
      </w:r>
    </w:p>
    <w:p w14:paraId="73585301" w14:textId="15142F7C" w:rsidR="00A85A3C" w:rsidRDefault="00BF03E3" w:rsidP="00A85A3C">
      <w:pPr>
        <w:jc w:val="both"/>
        <w:rPr>
          <w:lang w:val="ru-RU"/>
        </w:rPr>
      </w:pPr>
      <w:r>
        <w:rPr>
          <w:lang w:val="ru-RU"/>
        </w:rPr>
        <w:t xml:space="preserve">Задачи могут предполагать как решение в тестовом виде (на бумаге или в предпочтительно в цифровой среде), так и решение в виде программного кода (задачи на практику программирования). </w:t>
      </w:r>
      <w:r w:rsidR="00A85A3C">
        <w:rPr>
          <w:lang w:val="ru-RU"/>
        </w:rPr>
        <w:t>При использовании Алгоритмического языка текст алгоритма легко преобразуется в программу, или уже ею является.</w:t>
      </w:r>
    </w:p>
    <w:p w14:paraId="0978F8AE" w14:textId="7F94323D" w:rsidR="00BF03E3" w:rsidRDefault="00BF03E3" w:rsidP="00A85A3C">
      <w:pPr>
        <w:jc w:val="both"/>
        <w:rPr>
          <w:lang w:val="ru-RU"/>
        </w:rPr>
      </w:pPr>
      <w:r>
        <w:rPr>
          <w:lang w:val="ru-RU"/>
        </w:rPr>
        <w:t xml:space="preserve">Задачи могут предполагать как индивидуальное решение, так и решение в группе. </w:t>
      </w:r>
    </w:p>
    <w:p w14:paraId="3C1C1AB7" w14:textId="04DF77BA" w:rsidR="00BF03E3" w:rsidRDefault="00BF03E3" w:rsidP="00A85A3C">
      <w:pPr>
        <w:jc w:val="both"/>
        <w:rPr>
          <w:lang w:val="ru-RU"/>
        </w:rPr>
      </w:pPr>
      <w:r>
        <w:rPr>
          <w:lang w:val="ru-RU"/>
        </w:rPr>
        <w:t xml:space="preserve">Учитывая, что базовый курс изучают </w:t>
      </w:r>
      <w:r w:rsidR="004A1369">
        <w:rPr>
          <w:lang w:val="ru-RU"/>
        </w:rPr>
        <w:t>часто учащиеся</w:t>
      </w:r>
      <w:r>
        <w:rPr>
          <w:lang w:val="ru-RU"/>
        </w:rPr>
        <w:t>, уже определившиеся с профилем обучения (специальностью</w:t>
      </w:r>
      <w:r w:rsidR="004A1369">
        <w:rPr>
          <w:lang w:val="ru-RU"/>
        </w:rPr>
        <w:t>: медицина, предпринимательство, экономика и др.</w:t>
      </w:r>
      <w:r>
        <w:rPr>
          <w:lang w:val="ru-RU"/>
        </w:rPr>
        <w:t xml:space="preserve">) </w:t>
      </w:r>
      <w:r w:rsidR="00A85A3C">
        <w:rPr>
          <w:lang w:val="ru-RU"/>
        </w:rPr>
        <w:t>ж</w:t>
      </w:r>
      <w:r>
        <w:rPr>
          <w:lang w:val="ru-RU"/>
        </w:rPr>
        <w:t xml:space="preserve">елательно иметь </w:t>
      </w:r>
      <w:r w:rsidR="00A85A3C">
        <w:rPr>
          <w:lang w:val="ru-RU"/>
        </w:rPr>
        <w:t xml:space="preserve">в цифровой компоненте УМК </w:t>
      </w:r>
      <w:r>
        <w:rPr>
          <w:lang w:val="ru-RU"/>
        </w:rPr>
        <w:t xml:space="preserve">набор близких по математическому содержанию, но разных по форме задач, которые могли бы показать </w:t>
      </w:r>
      <w:r w:rsidR="004A1369">
        <w:rPr>
          <w:lang w:val="ru-RU"/>
        </w:rPr>
        <w:t>важность информатики в профессии.</w:t>
      </w:r>
    </w:p>
    <w:p w14:paraId="243D2C4D" w14:textId="45615A20" w:rsidR="00AF7E8C" w:rsidRDefault="00AF7E8C" w:rsidP="00A85A3C">
      <w:pPr>
        <w:jc w:val="both"/>
        <w:rPr>
          <w:lang w:val="ru-RU"/>
        </w:rPr>
      </w:pPr>
      <w:r>
        <w:rPr>
          <w:lang w:val="ru-RU"/>
        </w:rPr>
        <w:t>Цели этого решения:</w:t>
      </w:r>
    </w:p>
    <w:p w14:paraId="355AE865" w14:textId="572EAD6C" w:rsidR="00AF7E8C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Интеллектуальное развитие, метапредметны</w:t>
      </w:r>
      <w:r w:rsidR="002D2D54">
        <w:rPr>
          <w:lang w:val="ru-RU"/>
        </w:rPr>
        <w:t>е</w:t>
      </w:r>
      <w:r>
        <w:rPr>
          <w:lang w:val="ru-RU"/>
        </w:rPr>
        <w:t xml:space="preserve"> и личностны</w:t>
      </w:r>
      <w:r w:rsidR="002D2D54">
        <w:rPr>
          <w:lang w:val="ru-RU"/>
        </w:rPr>
        <w:t>е</w:t>
      </w:r>
      <w:r>
        <w:rPr>
          <w:lang w:val="ru-RU"/>
        </w:rPr>
        <w:t xml:space="preserve"> </w:t>
      </w:r>
      <w:r w:rsidR="002D2D54">
        <w:rPr>
          <w:lang w:val="ru-RU"/>
        </w:rPr>
        <w:t>результаты</w:t>
      </w:r>
    </w:p>
    <w:p w14:paraId="770F36AF" w14:textId="72DCE7AA" w:rsidR="000B1D0F" w:rsidRDefault="00980E1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Готовность и способность к р</w:t>
      </w:r>
      <w:r w:rsidR="000B1D0F">
        <w:rPr>
          <w:lang w:val="ru-RU"/>
        </w:rPr>
        <w:t>ешение новых, неожиданных задач</w:t>
      </w:r>
    </w:p>
    <w:p w14:paraId="49756D6B" w14:textId="7CD1077C" w:rsidR="000B1D0F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 xml:space="preserve">Планирование и организация своей деятельности, в том числе </w:t>
      </w:r>
      <w:r w:rsidR="00584FCF">
        <w:rPr>
          <w:lang w:val="ru-RU"/>
        </w:rPr>
        <w:t>–</w:t>
      </w:r>
      <w:r>
        <w:rPr>
          <w:lang w:val="ru-RU"/>
        </w:rPr>
        <w:t xml:space="preserve"> проектной</w:t>
      </w:r>
      <w:r w:rsidR="00584FCF">
        <w:rPr>
          <w:lang w:val="ru-RU"/>
        </w:rPr>
        <w:t>, коллективной</w:t>
      </w:r>
    </w:p>
    <w:p w14:paraId="71DD95EC" w14:textId="33025AFE" w:rsidR="00AF7E8C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Опыт деятельности, далее продолжаемой в профессии</w:t>
      </w:r>
      <w:r w:rsidR="004A1369">
        <w:rPr>
          <w:lang w:val="ru-RU"/>
        </w:rPr>
        <w:t xml:space="preserve"> (важно иметь показывающее профессиональные особенности задачи и проектные задания)</w:t>
      </w:r>
      <w:r w:rsidR="00980E1E">
        <w:rPr>
          <w:lang w:val="ru-RU"/>
        </w:rPr>
        <w:t>, в дополнение к</w:t>
      </w:r>
      <w:r w:rsidR="00CE65C9">
        <w:rPr>
          <w:lang w:val="ru-RU"/>
        </w:rPr>
        <w:t xml:space="preserve"> п.</w:t>
      </w:r>
      <w:r w:rsidR="00980E1E">
        <w:rPr>
          <w:lang w:val="ru-RU"/>
        </w:rPr>
        <w:t xml:space="preserve"> 1 и 4</w:t>
      </w:r>
      <w:r w:rsidR="00A85A3C">
        <w:rPr>
          <w:lang w:val="ru-RU"/>
        </w:rPr>
        <w:t xml:space="preserve"> настоящего перечня</w:t>
      </w:r>
    </w:p>
    <w:p w14:paraId="0EA6FC81" w14:textId="0A6871D8" w:rsidR="000B1D0F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Программирование</w:t>
      </w:r>
      <w:r w:rsidR="00980E1E">
        <w:rPr>
          <w:lang w:val="ru-RU"/>
        </w:rPr>
        <w:t>:</w:t>
      </w:r>
      <w:r>
        <w:rPr>
          <w:lang w:val="ru-RU"/>
        </w:rPr>
        <w:t xml:space="preserve"> использование, повторение на новых задачах освоенного в основной школе</w:t>
      </w:r>
    </w:p>
    <w:p w14:paraId="7682A7D7" w14:textId="0A26FE52" w:rsidR="00980E1E" w:rsidRDefault="00980E1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Проектная командная работа</w:t>
      </w:r>
    </w:p>
    <w:p w14:paraId="2C43615C" w14:textId="07338A4B" w:rsidR="00AF7E8C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Подготовка к ЕГЭ</w:t>
      </w:r>
    </w:p>
    <w:p w14:paraId="4A6DA1F0" w14:textId="39E9804E" w:rsidR="000B1D0F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Минимальный уровень поступления в вузы</w:t>
      </w:r>
    </w:p>
    <w:p w14:paraId="49EAC7E6" w14:textId="62485C19" w:rsidR="00980E1E" w:rsidRDefault="00980E1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Деятельностное (</w:t>
      </w:r>
      <w:r w:rsidR="00CE65C9">
        <w:rPr>
          <w:lang w:val="ru-RU"/>
        </w:rPr>
        <w:t>п. 1) освоение необходимой математики и программирования.</w:t>
      </w:r>
    </w:p>
    <w:p w14:paraId="4A982FD2" w14:textId="42EFFF1B" w:rsidR="00980E1E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Освоение</w:t>
      </w:r>
      <w:r w:rsidR="00FE1596">
        <w:rPr>
          <w:lang w:val="ru-RU"/>
        </w:rPr>
        <w:t xml:space="preserve">, в </w:t>
      </w:r>
      <w:r w:rsidR="00584FCF">
        <w:rPr>
          <w:lang w:val="ru-RU"/>
        </w:rPr>
        <w:t>основном</w:t>
      </w:r>
      <w:r w:rsidR="00FE1596">
        <w:rPr>
          <w:lang w:val="ru-RU"/>
        </w:rPr>
        <w:t xml:space="preserve"> – самостоятельное, с опорой на цифровой компонент курса,</w:t>
      </w:r>
      <w:r>
        <w:rPr>
          <w:lang w:val="ru-RU"/>
        </w:rPr>
        <w:t xml:space="preserve"> </w:t>
      </w:r>
      <w:r w:rsidR="00031880">
        <w:rPr>
          <w:lang w:val="ru-RU"/>
        </w:rPr>
        <w:t>в том числе в проектной деятельности, необходимых практических</w:t>
      </w:r>
      <w:r>
        <w:rPr>
          <w:lang w:val="ru-RU"/>
        </w:rPr>
        <w:t xml:space="preserve"> навыков</w:t>
      </w:r>
      <w:r w:rsidR="00031880">
        <w:rPr>
          <w:lang w:val="ru-RU"/>
        </w:rPr>
        <w:t>:</w:t>
      </w:r>
    </w:p>
    <w:p w14:paraId="26F44D89" w14:textId="39F78D01" w:rsidR="00980E1E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 w:rsidRPr="00980E1E">
        <w:rPr>
          <w:lang w:val="ru-RU"/>
        </w:rPr>
        <w:t>Использование средств</w:t>
      </w:r>
      <w:r w:rsidR="00FE1596" w:rsidRPr="00980E1E">
        <w:rPr>
          <w:lang w:val="ru-RU"/>
        </w:rPr>
        <w:t xml:space="preserve"> «офиса»</w:t>
      </w:r>
      <w:r w:rsidR="00031880">
        <w:rPr>
          <w:lang w:val="ru-RU"/>
        </w:rPr>
        <w:t xml:space="preserve">, в том числе с ориентировкой на будущую выбранную специальность (работа с текстом, в том числе овладевание различными инструментами цифрового письма (клавишная и экранная клавиатуры, голос), презентация, электронная таблица), Основная задача не столько овладеть чем-то конкретным, сколько научиться овладевать, </w:t>
      </w:r>
      <w:r w:rsidR="00A85A3C">
        <w:rPr>
          <w:lang w:val="ru-RU"/>
        </w:rPr>
        <w:t>используя</w:t>
      </w:r>
      <w:r w:rsidR="00031880">
        <w:rPr>
          <w:lang w:val="ru-RU"/>
        </w:rPr>
        <w:t xml:space="preserve"> цифровой инструмент. </w:t>
      </w:r>
    </w:p>
    <w:p w14:paraId="6E385965" w14:textId="151617F0" w:rsidR="00980E1E" w:rsidRDefault="00FE1596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 w:rsidRPr="00980E1E">
        <w:rPr>
          <w:lang w:val="ru-RU"/>
        </w:rPr>
        <w:t>Гипермедиа</w:t>
      </w:r>
      <w:r w:rsidR="00980E1E">
        <w:rPr>
          <w:lang w:val="ru-RU"/>
        </w:rPr>
        <w:t>, аудио-видео-веб грамотность</w:t>
      </w:r>
    </w:p>
    <w:p w14:paraId="60941DAE" w14:textId="3F36A7B0" w:rsidR="00A354EE" w:rsidRDefault="00A354E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Применение ИИ</w:t>
      </w:r>
    </w:p>
    <w:p w14:paraId="5C373D9D" w14:textId="7D6A87A7" w:rsidR="00FE1596" w:rsidRDefault="00031880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Использование среды с</w:t>
      </w:r>
      <w:r w:rsidR="00FE1596" w:rsidRPr="00980E1E">
        <w:rPr>
          <w:lang w:val="ru-RU"/>
        </w:rPr>
        <w:t>овместн</w:t>
      </w:r>
      <w:r>
        <w:rPr>
          <w:lang w:val="ru-RU"/>
        </w:rPr>
        <w:t>ой, в том числе</w:t>
      </w:r>
      <w:r w:rsidR="00FE1596" w:rsidRPr="00980E1E">
        <w:rPr>
          <w:lang w:val="ru-RU"/>
        </w:rPr>
        <w:t xml:space="preserve"> проектн</w:t>
      </w:r>
      <w:r>
        <w:rPr>
          <w:lang w:val="ru-RU"/>
        </w:rPr>
        <w:t>ой</w:t>
      </w:r>
      <w:r w:rsidR="00FE1596" w:rsidRPr="00980E1E">
        <w:rPr>
          <w:lang w:val="ru-RU"/>
        </w:rPr>
        <w:t xml:space="preserve"> работ</w:t>
      </w:r>
      <w:r>
        <w:rPr>
          <w:lang w:val="ru-RU"/>
        </w:rPr>
        <w:t>ы</w:t>
      </w:r>
    </w:p>
    <w:p w14:paraId="159023A0" w14:textId="77777777" w:rsidR="00A354EE" w:rsidRPr="00A354EE" w:rsidRDefault="00A354EE" w:rsidP="00A85A3C">
      <w:pPr>
        <w:jc w:val="both"/>
        <w:rPr>
          <w:lang w:val="ru-RU"/>
        </w:rPr>
      </w:pPr>
    </w:p>
    <w:p w14:paraId="7F7A8B8E" w14:textId="2508B16B" w:rsidR="00AF7E8C" w:rsidRDefault="00AF7E8C" w:rsidP="00A85A3C">
      <w:pPr>
        <w:jc w:val="both"/>
        <w:rPr>
          <w:lang w:val="ru-RU"/>
        </w:rPr>
      </w:pPr>
      <w:r>
        <w:rPr>
          <w:lang w:val="ru-RU"/>
        </w:rPr>
        <w:t>Следующий приоритет: постепенное формирование</w:t>
      </w:r>
      <w:r w:rsidR="00A85A3C">
        <w:rPr>
          <w:lang w:val="ru-RU"/>
        </w:rPr>
        <w:t xml:space="preserve"> у учащегося</w:t>
      </w:r>
      <w:r>
        <w:rPr>
          <w:lang w:val="ru-RU"/>
        </w:rPr>
        <w:t xml:space="preserve"> </w:t>
      </w:r>
      <w:r w:rsidR="003D2AD7">
        <w:rPr>
          <w:lang w:val="ru-RU"/>
        </w:rPr>
        <w:t>«</w:t>
      </w:r>
      <w:r>
        <w:rPr>
          <w:lang w:val="ru-RU"/>
        </w:rPr>
        <w:t>больших идей</w:t>
      </w:r>
      <w:r w:rsidR="003D2AD7">
        <w:rPr>
          <w:lang w:val="ru-RU"/>
        </w:rPr>
        <w:t>»</w:t>
      </w:r>
      <w:r>
        <w:rPr>
          <w:lang w:val="ru-RU"/>
        </w:rPr>
        <w:t xml:space="preserve">, в результате решения задач, а не заучивания формулировок и </w:t>
      </w:r>
      <w:r w:rsidR="003D2AD7">
        <w:rPr>
          <w:lang w:val="ru-RU"/>
        </w:rPr>
        <w:t xml:space="preserve">их </w:t>
      </w:r>
      <w:r>
        <w:rPr>
          <w:lang w:val="ru-RU"/>
        </w:rPr>
        <w:t>пассивного восприятия</w:t>
      </w:r>
      <w:r w:rsidR="00FE1596">
        <w:rPr>
          <w:lang w:val="ru-RU"/>
        </w:rPr>
        <w:t xml:space="preserve">; интеграция </w:t>
      </w:r>
      <w:r w:rsidR="003D2AD7">
        <w:rPr>
          <w:lang w:val="ru-RU"/>
        </w:rPr>
        <w:t xml:space="preserve">«больших идей» </w:t>
      </w:r>
      <w:r w:rsidR="00FE1596">
        <w:rPr>
          <w:lang w:val="ru-RU"/>
        </w:rPr>
        <w:t>в метапредметные и личностные результаты</w:t>
      </w:r>
      <w:r>
        <w:rPr>
          <w:lang w:val="ru-RU"/>
        </w:rPr>
        <w:t>. К таким идеям относятся:</w:t>
      </w:r>
    </w:p>
    <w:p w14:paraId="2B395D95" w14:textId="6DA5F15D" w:rsidR="00AF7E8C" w:rsidRDefault="00AF7E8C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2D2D54">
        <w:rPr>
          <w:lang w:val="ru-RU"/>
        </w:rPr>
        <w:t>Система, сигнал, обратная связь</w:t>
      </w:r>
    </w:p>
    <w:p w14:paraId="328FC451" w14:textId="0D7BCC71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Информация, переход к данным</w:t>
      </w:r>
      <w:r w:rsidR="00FE1596">
        <w:rPr>
          <w:lang w:val="ru-RU"/>
        </w:rPr>
        <w:t xml:space="preserve"> (дискретным, двоичным)</w:t>
      </w:r>
      <w:r w:rsidRPr="002D2D54">
        <w:rPr>
          <w:lang w:val="ru-RU"/>
        </w:rPr>
        <w:t xml:space="preserve"> – основ</w:t>
      </w:r>
      <w:r>
        <w:rPr>
          <w:lang w:val="ru-RU"/>
        </w:rPr>
        <w:t>е</w:t>
      </w:r>
      <w:r w:rsidRPr="002D2D54">
        <w:rPr>
          <w:lang w:val="ru-RU"/>
        </w:rPr>
        <w:t xml:space="preserve"> информационных процессов</w:t>
      </w:r>
    </w:p>
    <w:p w14:paraId="42DFE877" w14:textId="461B0DF4" w:rsidR="00165232" w:rsidRPr="002D2D54" w:rsidRDefault="00165232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Основные конструкции построения алгоритмов</w:t>
      </w:r>
    </w:p>
    <w:p w14:paraId="4C0BA328" w14:textId="43D76A06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lastRenderedPageBreak/>
        <w:t>Универсальность компьютера</w:t>
      </w:r>
      <w:r w:rsidR="00A85A3C">
        <w:rPr>
          <w:lang w:val="ru-RU"/>
        </w:rPr>
        <w:t>, возможность реализации любого алгоритма</w:t>
      </w:r>
    </w:p>
    <w:p w14:paraId="652C96E5" w14:textId="03636C37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Расширен</w:t>
      </w:r>
      <w:r w:rsidR="00994739">
        <w:rPr>
          <w:lang w:val="ru-RU"/>
        </w:rPr>
        <w:t>ная</w:t>
      </w:r>
      <w:r>
        <w:rPr>
          <w:lang w:val="ru-RU"/>
        </w:rPr>
        <w:t xml:space="preserve"> личност</w:t>
      </w:r>
      <w:r w:rsidR="00994739">
        <w:rPr>
          <w:lang w:val="ru-RU"/>
        </w:rPr>
        <w:t>ь, как основной субъект социальных и производственных отношений</w:t>
      </w:r>
    </w:p>
    <w:p w14:paraId="41765E31" w14:textId="27850181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Организация деятельности, разделение труда, подзадачи, планирование снизу-вверх и сверху-вниз</w:t>
      </w:r>
    </w:p>
    <w:p w14:paraId="45AF9BFB" w14:textId="212AE126" w:rsidR="00165232" w:rsidRDefault="00165232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Права личности, интеллектуальная собственность, распространение и искажение информации, прозрачность деятельности</w:t>
      </w:r>
    </w:p>
    <w:p w14:paraId="70E52DD2" w14:textId="10CDC476" w:rsidR="000B1D0F" w:rsidRDefault="000B1D0F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Личная и технологическая безопасность</w:t>
      </w:r>
    </w:p>
    <w:p w14:paraId="1DC925A1" w14:textId="6CFD05AE" w:rsidR="00165232" w:rsidRDefault="00165232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Искусственный интеллект. Выделение области предсказуемости, надежности, объяснимости,</w:t>
      </w:r>
      <w:r w:rsidR="006A3470">
        <w:rPr>
          <w:lang w:val="ru-RU"/>
        </w:rPr>
        <w:t xml:space="preserve"> верификации,</w:t>
      </w:r>
      <w:r>
        <w:rPr>
          <w:lang w:val="ru-RU"/>
        </w:rPr>
        <w:t xml:space="preserve"> доверия в применении ИИ</w:t>
      </w:r>
    </w:p>
    <w:p w14:paraId="2F654835" w14:textId="77777777" w:rsidR="004E0CEB" w:rsidRDefault="004E0CEB" w:rsidP="00A85A3C">
      <w:pPr>
        <w:jc w:val="both"/>
        <w:rPr>
          <w:lang w:val="ru-RU"/>
        </w:rPr>
      </w:pPr>
    </w:p>
    <w:p w14:paraId="779DA48D" w14:textId="2BCB400F" w:rsidR="006A3470" w:rsidRDefault="006A3470" w:rsidP="00A85A3C">
      <w:pPr>
        <w:jc w:val="both"/>
        <w:rPr>
          <w:lang w:val="ru-RU"/>
        </w:rPr>
      </w:pPr>
      <w:r>
        <w:rPr>
          <w:lang w:val="ru-RU"/>
        </w:rPr>
        <w:t>Ключевую роль в Курсе играют цифровые средства. В том числе:</w:t>
      </w:r>
    </w:p>
    <w:p w14:paraId="780F1F2B" w14:textId="2E57D0E2" w:rsidR="00901B61" w:rsidRDefault="00901B61" w:rsidP="00A85A3C">
      <w:pPr>
        <w:pStyle w:val="a7"/>
        <w:numPr>
          <w:ilvl w:val="0"/>
          <w:numId w:val="8"/>
        </w:numPr>
        <w:jc w:val="both"/>
        <w:rPr>
          <w:lang w:val="ru-RU"/>
        </w:rPr>
      </w:pPr>
      <w:r>
        <w:rPr>
          <w:lang w:val="ru-RU"/>
        </w:rPr>
        <w:t>Образовательная среда «Просвещения»,</w:t>
      </w:r>
      <w:r w:rsidR="00994739">
        <w:rPr>
          <w:lang w:val="ru-RU"/>
        </w:rPr>
        <w:t xml:space="preserve"> в кооперации с </w:t>
      </w:r>
      <w:proofErr w:type="spellStart"/>
      <w:r w:rsidR="00994739">
        <w:rPr>
          <w:lang w:val="ru-RU"/>
        </w:rPr>
        <w:t>Янедксом</w:t>
      </w:r>
      <w:proofErr w:type="spellEnd"/>
      <w:r>
        <w:rPr>
          <w:lang w:val="ru-RU"/>
        </w:rPr>
        <w:t xml:space="preserve"> </w:t>
      </w:r>
      <w:r w:rsidR="00D3377C">
        <w:rPr>
          <w:lang w:val="ru-RU"/>
        </w:rPr>
        <w:t>с возможность сохранения всех работ учащихся и хода их взаимодействия</w:t>
      </w:r>
    </w:p>
    <w:p w14:paraId="3B0B47D0" w14:textId="7AB7CBB7" w:rsidR="006A3470" w:rsidRDefault="00794709" w:rsidP="00A85A3C">
      <w:pPr>
        <w:pStyle w:val="a7"/>
        <w:numPr>
          <w:ilvl w:val="0"/>
          <w:numId w:val="8"/>
        </w:numPr>
        <w:jc w:val="both"/>
        <w:rPr>
          <w:lang w:val="ru-RU"/>
        </w:rPr>
      </w:pPr>
      <w:r>
        <w:rPr>
          <w:lang w:val="ru-RU"/>
        </w:rPr>
        <w:t>Электронное</w:t>
      </w:r>
      <w:r w:rsidR="006A3470">
        <w:rPr>
          <w:lang w:val="ru-RU"/>
        </w:rPr>
        <w:t xml:space="preserve"> расширение собственно учебника, включающее:</w:t>
      </w:r>
    </w:p>
    <w:p w14:paraId="5EFACFAF" w14:textId="2D066F4E" w:rsidR="006A3470" w:rsidRDefault="006A3470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proofErr w:type="spellStart"/>
      <w:r>
        <w:rPr>
          <w:lang w:val="ru-RU"/>
        </w:rPr>
        <w:t>Гипермедийное</w:t>
      </w:r>
      <w:proofErr w:type="spellEnd"/>
      <w:r>
        <w:rPr>
          <w:lang w:val="ru-RU"/>
        </w:rPr>
        <w:t xml:space="preserve"> повествование,</w:t>
      </w:r>
      <w:r w:rsidR="00794709">
        <w:rPr>
          <w:lang w:val="ru-RU"/>
        </w:rPr>
        <w:t xml:space="preserve"> изложение материала</w:t>
      </w:r>
      <w:r>
        <w:rPr>
          <w:lang w:val="ru-RU"/>
        </w:rPr>
        <w:t xml:space="preserve"> </w:t>
      </w:r>
    </w:p>
    <w:p w14:paraId="654112FD" w14:textId="085466DE" w:rsidR="006A3470" w:rsidRDefault="006A3470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r>
        <w:rPr>
          <w:lang w:val="ru-RU"/>
        </w:rPr>
        <w:t>Задания с автоматическ</w:t>
      </w:r>
      <w:r w:rsidR="00794709">
        <w:rPr>
          <w:lang w:val="ru-RU"/>
        </w:rPr>
        <w:t>ой</w:t>
      </w:r>
      <w:r>
        <w:rPr>
          <w:lang w:val="ru-RU"/>
        </w:rPr>
        <w:t xml:space="preserve"> </w:t>
      </w:r>
      <w:r w:rsidR="00794709">
        <w:rPr>
          <w:lang w:val="ru-RU"/>
        </w:rPr>
        <w:t>обратной связью и оцениванием</w:t>
      </w:r>
    </w:p>
    <w:p w14:paraId="43827023" w14:textId="4CB1CA2B" w:rsidR="00794709" w:rsidRDefault="00794709" w:rsidP="00A85A3C">
      <w:pPr>
        <w:pStyle w:val="a7"/>
        <w:numPr>
          <w:ilvl w:val="0"/>
          <w:numId w:val="8"/>
        </w:numPr>
        <w:jc w:val="both"/>
        <w:rPr>
          <w:lang w:val="ru-RU"/>
        </w:rPr>
      </w:pPr>
      <w:r>
        <w:rPr>
          <w:lang w:val="ru-RU"/>
        </w:rPr>
        <w:t>Инструменты и среды деятельности</w:t>
      </w:r>
      <w:r w:rsidR="004E0CEB">
        <w:rPr>
          <w:lang w:val="ru-RU"/>
        </w:rPr>
        <w:t>, выход на которые возможет из О</w:t>
      </w:r>
      <w:r w:rsidR="00994739">
        <w:rPr>
          <w:lang w:val="ru-RU"/>
        </w:rPr>
        <w:t>бразовательной среды</w:t>
      </w:r>
      <w:r w:rsidR="004E0CEB">
        <w:rPr>
          <w:lang w:val="ru-RU"/>
        </w:rPr>
        <w:t xml:space="preserve"> «П</w:t>
      </w:r>
      <w:r w:rsidR="00994739">
        <w:rPr>
          <w:lang w:val="ru-RU"/>
        </w:rPr>
        <w:t>росвещения</w:t>
      </w:r>
      <w:r w:rsidR="004E0CEB">
        <w:rPr>
          <w:lang w:val="ru-RU"/>
        </w:rPr>
        <w:t xml:space="preserve">» и контролируется платформой </w:t>
      </w:r>
      <w:proofErr w:type="spellStart"/>
      <w:r w:rsidR="004E0CEB" w:rsidRPr="00BF03E3">
        <w:rPr>
          <w:rFonts w:ascii="Arial" w:hAnsi="Arial" w:cs="Arial"/>
          <w:color w:val="000000"/>
          <w:lang w:val="ru-RU"/>
          <w:rPrChange w:id="0" w:author="Алексей Муранов" w:date="2026-01-08T21:04:00Z" w16du:dateUtc="2026-01-08T18:04:00Z">
            <w:rPr>
              <w:rFonts w:ascii="Arial" w:hAnsi="Arial" w:cs="Arial"/>
              <w:color w:val="000000"/>
            </w:rPr>
          </w:rPrChange>
        </w:rPr>
        <w:t>Мирера</w:t>
      </w:r>
      <w:proofErr w:type="spellEnd"/>
      <w:r w:rsidR="00994739">
        <w:rPr>
          <w:rFonts w:ascii="Arial" w:hAnsi="Arial" w:cs="Arial"/>
          <w:color w:val="000000"/>
          <w:lang w:val="ru-RU"/>
        </w:rPr>
        <w:t xml:space="preserve"> (например)</w:t>
      </w:r>
    </w:p>
    <w:p w14:paraId="1D34C79C" w14:textId="176E504E" w:rsidR="00D3377C" w:rsidRDefault="00D3377C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r>
        <w:rPr>
          <w:lang w:val="ru-RU"/>
        </w:rPr>
        <w:t xml:space="preserve">Система </w:t>
      </w:r>
      <w:proofErr w:type="spellStart"/>
      <w:r>
        <w:rPr>
          <w:lang w:val="ru-RU"/>
        </w:rPr>
        <w:t>алгоритмики</w:t>
      </w:r>
      <w:proofErr w:type="spellEnd"/>
      <w:r>
        <w:rPr>
          <w:lang w:val="ru-RU"/>
        </w:rPr>
        <w:t xml:space="preserve"> и программирования</w:t>
      </w:r>
      <w:r w:rsidR="004E0CEB">
        <w:rPr>
          <w:lang w:val="ru-RU"/>
        </w:rPr>
        <w:t xml:space="preserve"> </w:t>
      </w:r>
      <w:proofErr w:type="spellStart"/>
      <w:r w:rsidR="004E0CEB">
        <w:rPr>
          <w:lang w:val="ru-RU"/>
        </w:rPr>
        <w:t>КуМир</w:t>
      </w:r>
      <w:proofErr w:type="spellEnd"/>
    </w:p>
    <w:p w14:paraId="4C393A3D" w14:textId="0B374E03" w:rsidR="00794709" w:rsidRPr="00584FCF" w:rsidRDefault="00D3377C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r>
        <w:rPr>
          <w:lang w:val="ru-RU"/>
        </w:rPr>
        <w:t>Офис</w:t>
      </w:r>
      <w:r w:rsidR="004E0CEB">
        <w:rPr>
          <w:lang w:val="ru-RU"/>
        </w:rPr>
        <w:t xml:space="preserve">, с расширением для визуализации коллективной проектной деятельности (в стиле </w:t>
      </w:r>
      <w:r w:rsidR="00584FCF">
        <w:rPr>
          <w:lang w:val="en-US"/>
        </w:rPr>
        <w:t>Miro</w:t>
      </w:r>
      <w:r w:rsidR="004E0CEB">
        <w:rPr>
          <w:lang w:val="ru-RU"/>
        </w:rPr>
        <w:t xml:space="preserve">, </w:t>
      </w:r>
      <w:proofErr w:type="spellStart"/>
      <w:r w:rsidR="00584FCF">
        <w:rPr>
          <w:lang w:val="en-US"/>
        </w:rPr>
        <w:t>Figlam</w:t>
      </w:r>
      <w:proofErr w:type="spellEnd"/>
      <w:r w:rsidR="00584FCF" w:rsidRPr="00BF03E3">
        <w:rPr>
          <w:lang w:val="ru-RU"/>
        </w:rPr>
        <w:t xml:space="preserve">, </w:t>
      </w:r>
      <w:r w:rsidR="00584FCF">
        <w:rPr>
          <w:lang w:val="en-US"/>
        </w:rPr>
        <w:t>Trello</w:t>
      </w:r>
      <w:r w:rsidR="00584FCF" w:rsidRPr="00BF03E3">
        <w:rPr>
          <w:lang w:val="ru-RU"/>
        </w:rPr>
        <w:t xml:space="preserve">, </w:t>
      </w:r>
      <w:proofErr w:type="spellStart"/>
      <w:proofErr w:type="gramStart"/>
      <w:r w:rsidR="00584FCF">
        <w:rPr>
          <w:lang w:val="en-US"/>
        </w:rPr>
        <w:t>BoardMix</w:t>
      </w:r>
      <w:proofErr w:type="spellEnd"/>
      <w:r w:rsidR="00584FCF" w:rsidRPr="00BF03E3">
        <w:rPr>
          <w:lang w:val="ru-RU"/>
        </w:rPr>
        <w:t>,..</w:t>
      </w:r>
      <w:proofErr w:type="gramEnd"/>
      <w:r w:rsidR="00584FCF" w:rsidRPr="00BF03E3">
        <w:rPr>
          <w:lang w:val="ru-RU"/>
        </w:rPr>
        <w:t xml:space="preserve">) </w:t>
      </w:r>
      <w:r w:rsidR="00794709" w:rsidRPr="00584FCF">
        <w:rPr>
          <w:lang w:val="ru-RU"/>
        </w:rPr>
        <w:t xml:space="preserve"> – Р7</w:t>
      </w:r>
    </w:p>
    <w:p w14:paraId="68107D73" w14:textId="5EB17967" w:rsidR="00794709" w:rsidRDefault="00794709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r>
        <w:rPr>
          <w:lang w:val="ru-RU"/>
        </w:rPr>
        <w:t>Пространственно-временная карта</w:t>
      </w:r>
      <w:r w:rsidR="00901B61">
        <w:rPr>
          <w:lang w:val="ru-RU"/>
        </w:rPr>
        <w:t xml:space="preserve"> размещения</w:t>
      </w:r>
      <w:r>
        <w:rPr>
          <w:lang w:val="ru-RU"/>
        </w:rPr>
        <w:t xml:space="preserve"> человеческой культуры</w:t>
      </w:r>
      <w:r w:rsidR="00901B61">
        <w:rPr>
          <w:lang w:val="ru-RU"/>
        </w:rPr>
        <w:t xml:space="preserve"> – Сбер</w:t>
      </w:r>
    </w:p>
    <w:p w14:paraId="5B3EF533" w14:textId="38DE822B" w:rsidR="006A3470" w:rsidRPr="006A3470" w:rsidRDefault="00794709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 xml:space="preserve">Права </w:t>
      </w:r>
      <w:del w:id="1" w:author="Алексей Муранов" w:date="2026-01-08T21:59:00Z" w16du:dateUtc="2026-01-08T18:59:00Z">
        <w:r w:rsidR="000F4B75" w:rsidDel="003D2AD7">
          <w:rPr>
            <w:lang w:val="ru-RU"/>
          </w:rPr>
          <w:delText>О</w:delText>
        </w:r>
      </w:del>
      <w:r>
        <w:rPr>
          <w:lang w:val="ru-RU"/>
        </w:rPr>
        <w:t>на распространение средств вместе с учебником для их использования цифровых средств передаются</w:t>
      </w:r>
      <w:r w:rsidR="00901B61">
        <w:rPr>
          <w:lang w:val="ru-RU"/>
        </w:rPr>
        <w:t xml:space="preserve"> Государству или</w:t>
      </w:r>
      <w:r>
        <w:rPr>
          <w:lang w:val="ru-RU"/>
        </w:rPr>
        <w:t xml:space="preserve"> Издательству</w:t>
      </w:r>
      <w:r w:rsidR="00901B61">
        <w:rPr>
          <w:lang w:val="ru-RU"/>
        </w:rPr>
        <w:t>.</w:t>
      </w:r>
    </w:p>
    <w:p w14:paraId="53018629" w14:textId="77777777" w:rsidR="000F4B75" w:rsidRDefault="000F4B75" w:rsidP="00A85A3C">
      <w:pPr>
        <w:jc w:val="both"/>
        <w:rPr>
          <w:lang w:val="ru-RU"/>
        </w:rPr>
      </w:pPr>
    </w:p>
    <w:p w14:paraId="698EC575" w14:textId="4A3590F7" w:rsidR="00C93D50" w:rsidRDefault="000F4B75" w:rsidP="00A85A3C">
      <w:pPr>
        <w:jc w:val="both"/>
        <w:rPr>
          <w:lang w:val="ru-RU"/>
        </w:rPr>
      </w:pPr>
      <w:r>
        <w:rPr>
          <w:lang w:val="ru-RU"/>
        </w:rPr>
        <w:t>Структура образовательного процесса</w:t>
      </w:r>
      <w:r w:rsidR="00AA76E0">
        <w:rPr>
          <w:lang w:val="ru-RU"/>
        </w:rPr>
        <w:t xml:space="preserve"> (включает урок</w:t>
      </w:r>
      <w:r w:rsidR="00994739">
        <w:rPr>
          <w:lang w:val="ru-RU"/>
        </w:rPr>
        <w:t>,</w:t>
      </w:r>
      <w:r w:rsidR="00AA76E0">
        <w:rPr>
          <w:lang w:val="ru-RU"/>
        </w:rPr>
        <w:t xml:space="preserve"> домашнюю</w:t>
      </w:r>
      <w:r w:rsidR="00994739">
        <w:rPr>
          <w:lang w:val="ru-RU"/>
        </w:rPr>
        <w:t xml:space="preserve"> и проектную</w:t>
      </w:r>
      <w:r w:rsidR="00AA76E0">
        <w:rPr>
          <w:lang w:val="ru-RU"/>
        </w:rPr>
        <w:t xml:space="preserve"> работу)</w:t>
      </w:r>
    </w:p>
    <w:p w14:paraId="3808CC7C" w14:textId="3C5F9249" w:rsidR="000F4B75" w:rsidRDefault="000F4B75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Оптимальной является структура урока, где одна часть отводится обсуждению учителя с учащимися концептуальных вопросов, покрываемых курсом, другая часть – решени</w:t>
      </w:r>
      <w:r w:rsidR="00AA76E0">
        <w:rPr>
          <w:lang w:val="ru-RU"/>
        </w:rPr>
        <w:t>ю</w:t>
      </w:r>
      <w:r>
        <w:rPr>
          <w:lang w:val="ru-RU"/>
        </w:rPr>
        <w:t xml:space="preserve"> задач (в том числе из ЕГЭ, но ни в коем случае, не </w:t>
      </w:r>
      <w:r w:rsidR="008458F6">
        <w:rPr>
          <w:lang w:val="ru-RU"/>
        </w:rPr>
        <w:t>исключительно)</w:t>
      </w:r>
      <w:r w:rsidR="00AA76E0">
        <w:rPr>
          <w:lang w:val="ru-RU"/>
        </w:rPr>
        <w:t xml:space="preserve"> Задачи могут предполагать представление </w:t>
      </w:r>
      <w:r w:rsidR="00994739">
        <w:rPr>
          <w:lang w:val="ru-RU"/>
        </w:rPr>
        <w:t>Р</w:t>
      </w:r>
      <w:r w:rsidR="00AA76E0">
        <w:rPr>
          <w:lang w:val="ru-RU"/>
        </w:rPr>
        <w:t>езультат</w:t>
      </w:r>
      <w:r w:rsidR="00994739">
        <w:rPr>
          <w:lang w:val="ru-RU"/>
        </w:rPr>
        <w:t>ы представляются</w:t>
      </w:r>
      <w:r w:rsidR="00AA76E0">
        <w:rPr>
          <w:lang w:val="ru-RU"/>
        </w:rPr>
        <w:t xml:space="preserve"> в тексте (на бумаге или в цифровой среде), в одной из цифровых сред (офис, и </w:t>
      </w:r>
      <w:proofErr w:type="spellStart"/>
      <w:r w:rsidR="00AA76E0">
        <w:rPr>
          <w:lang w:val="ru-RU"/>
        </w:rPr>
        <w:t>др</w:t>
      </w:r>
      <w:proofErr w:type="spellEnd"/>
      <w:r w:rsidR="00AA76E0">
        <w:rPr>
          <w:lang w:val="ru-RU"/>
        </w:rPr>
        <w:t>), в виде программного продукта (исполняемого программного кода).</w:t>
      </w:r>
    </w:p>
    <w:p w14:paraId="7E91D691" w14:textId="2BAECEC3" w:rsidR="008458F6" w:rsidRDefault="008458F6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Урок, самостоятельная работа, проектная деятельность поддерживается цифровой средой и фиксируются в ней</w:t>
      </w:r>
    </w:p>
    <w:p w14:paraId="4088D9E3" w14:textId="1ABD087B" w:rsidR="008458F6" w:rsidRPr="000F4B75" w:rsidRDefault="008458F6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Оценивание</w:t>
      </w:r>
      <w:r w:rsidR="00AA76E0">
        <w:rPr>
          <w:lang w:val="ru-RU"/>
        </w:rPr>
        <w:t>,</w:t>
      </w:r>
      <w:r>
        <w:rPr>
          <w:lang w:val="ru-RU"/>
        </w:rPr>
        <w:t xml:space="preserve"> </w:t>
      </w:r>
      <w:r w:rsidR="00AA76E0">
        <w:rPr>
          <w:lang w:val="ru-RU"/>
        </w:rPr>
        <w:t xml:space="preserve">в том числе и </w:t>
      </w:r>
      <w:r>
        <w:rPr>
          <w:lang w:val="ru-RU"/>
        </w:rPr>
        <w:t>автом</w:t>
      </w:r>
      <w:r w:rsidR="00AA76E0">
        <w:rPr>
          <w:lang w:val="ru-RU"/>
        </w:rPr>
        <w:t>ат</w:t>
      </w:r>
      <w:r>
        <w:rPr>
          <w:lang w:val="ru-RU"/>
        </w:rPr>
        <w:t>изирова</w:t>
      </w:r>
      <w:r w:rsidR="00994739">
        <w:rPr>
          <w:lang w:val="ru-RU"/>
        </w:rPr>
        <w:t>н</w:t>
      </w:r>
      <w:r>
        <w:rPr>
          <w:lang w:val="ru-RU"/>
        </w:rPr>
        <w:t>но</w:t>
      </w:r>
      <w:r w:rsidR="00AA76E0">
        <w:rPr>
          <w:lang w:val="ru-RU"/>
        </w:rPr>
        <w:t>е</w:t>
      </w:r>
      <w:r>
        <w:rPr>
          <w:lang w:val="ru-RU"/>
        </w:rPr>
        <w:t>.</w:t>
      </w:r>
    </w:p>
    <w:sectPr w:rsidR="008458F6" w:rsidRPr="000F4B75" w:rsidSect="00323E2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B3C"/>
    <w:multiLevelType w:val="hybridMultilevel"/>
    <w:tmpl w:val="29EEF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81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CB5109"/>
    <w:multiLevelType w:val="hybridMultilevel"/>
    <w:tmpl w:val="3588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372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B13421A"/>
    <w:multiLevelType w:val="hybridMultilevel"/>
    <w:tmpl w:val="5C4C5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10BE1"/>
    <w:multiLevelType w:val="hybridMultilevel"/>
    <w:tmpl w:val="F0FA2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51F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24479C9"/>
    <w:multiLevelType w:val="hybridMultilevel"/>
    <w:tmpl w:val="E5D240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3113585">
    <w:abstractNumId w:val="4"/>
  </w:num>
  <w:num w:numId="2" w16cid:durableId="1677540639">
    <w:abstractNumId w:val="0"/>
  </w:num>
  <w:num w:numId="3" w16cid:durableId="922299420">
    <w:abstractNumId w:val="5"/>
  </w:num>
  <w:num w:numId="4" w16cid:durableId="850921816">
    <w:abstractNumId w:val="2"/>
  </w:num>
  <w:num w:numId="5" w16cid:durableId="70005964">
    <w:abstractNumId w:val="3"/>
  </w:num>
  <w:num w:numId="6" w16cid:durableId="496506890">
    <w:abstractNumId w:val="6"/>
  </w:num>
  <w:num w:numId="7" w16cid:durableId="2060321871">
    <w:abstractNumId w:val="7"/>
  </w:num>
  <w:num w:numId="8" w16cid:durableId="11009519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лексей Муранов">
    <w15:presenceInfo w15:providerId="Windows Live" w15:userId="743afb716ac87c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50"/>
    <w:rsid w:val="000018B8"/>
    <w:rsid w:val="00031880"/>
    <w:rsid w:val="000B1D0F"/>
    <w:rsid w:val="000F4B75"/>
    <w:rsid w:val="00165232"/>
    <w:rsid w:val="002D2D54"/>
    <w:rsid w:val="00323E21"/>
    <w:rsid w:val="00394685"/>
    <w:rsid w:val="003D2AD7"/>
    <w:rsid w:val="004A1369"/>
    <w:rsid w:val="004E0CEB"/>
    <w:rsid w:val="00584FCF"/>
    <w:rsid w:val="006A3470"/>
    <w:rsid w:val="00794709"/>
    <w:rsid w:val="008458F6"/>
    <w:rsid w:val="008C61A8"/>
    <w:rsid w:val="00901B61"/>
    <w:rsid w:val="00980E1E"/>
    <w:rsid w:val="00994739"/>
    <w:rsid w:val="00A07033"/>
    <w:rsid w:val="00A354EE"/>
    <w:rsid w:val="00A85A3C"/>
    <w:rsid w:val="00AA76E0"/>
    <w:rsid w:val="00AF7E8C"/>
    <w:rsid w:val="00B1440B"/>
    <w:rsid w:val="00B372D8"/>
    <w:rsid w:val="00B61D64"/>
    <w:rsid w:val="00BC4D07"/>
    <w:rsid w:val="00BF03E3"/>
    <w:rsid w:val="00C93D50"/>
    <w:rsid w:val="00CC0E72"/>
    <w:rsid w:val="00CE65C9"/>
    <w:rsid w:val="00D3377C"/>
    <w:rsid w:val="00FE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1C2F4C"/>
  <w15:chartTrackingRefBased/>
  <w15:docId w15:val="{65347D96-DE44-1C45-931C-1E48018B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C9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D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D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20">
    <w:name w:val="Заголовок 2 Знак"/>
    <w:basedOn w:val="a0"/>
    <w:link w:val="2"/>
    <w:uiPriority w:val="9"/>
    <w:semiHidden/>
    <w:rsid w:val="00C93D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30">
    <w:name w:val="Заголовок 3 Знак"/>
    <w:basedOn w:val="a0"/>
    <w:link w:val="3"/>
    <w:uiPriority w:val="9"/>
    <w:semiHidden/>
    <w:rsid w:val="00C93D5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40">
    <w:name w:val="Заголовок 4 Знак"/>
    <w:basedOn w:val="a0"/>
    <w:link w:val="4"/>
    <w:uiPriority w:val="9"/>
    <w:semiHidden/>
    <w:rsid w:val="00C93D5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50">
    <w:name w:val="Заголовок 5 Знак"/>
    <w:basedOn w:val="a0"/>
    <w:link w:val="5"/>
    <w:uiPriority w:val="9"/>
    <w:semiHidden/>
    <w:rsid w:val="00C93D50"/>
    <w:rPr>
      <w:rFonts w:eastAsiaTheme="majorEastAsia" w:cstheme="majorBidi"/>
      <w:color w:val="2F5496" w:themeColor="accent1" w:themeShade="BF"/>
      <w:lang w:val="en-GB"/>
    </w:rPr>
  </w:style>
  <w:style w:type="character" w:customStyle="1" w:styleId="60">
    <w:name w:val="Заголовок 6 Знак"/>
    <w:basedOn w:val="a0"/>
    <w:link w:val="6"/>
    <w:uiPriority w:val="9"/>
    <w:semiHidden/>
    <w:rsid w:val="00C93D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70">
    <w:name w:val="Заголовок 7 Знак"/>
    <w:basedOn w:val="a0"/>
    <w:link w:val="7"/>
    <w:uiPriority w:val="9"/>
    <w:semiHidden/>
    <w:rsid w:val="00C93D50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Заголовок 8 Знак"/>
    <w:basedOn w:val="a0"/>
    <w:link w:val="8"/>
    <w:uiPriority w:val="9"/>
    <w:semiHidden/>
    <w:rsid w:val="00C93D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90">
    <w:name w:val="Заголовок 9 Знак"/>
    <w:basedOn w:val="a0"/>
    <w:link w:val="9"/>
    <w:uiPriority w:val="9"/>
    <w:semiHidden/>
    <w:rsid w:val="00C93D50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C93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D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C93D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D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21">
    <w:name w:val="Quote"/>
    <w:basedOn w:val="a"/>
    <w:next w:val="a"/>
    <w:link w:val="22"/>
    <w:uiPriority w:val="29"/>
    <w:qFormat/>
    <w:rsid w:val="00C93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D50"/>
    <w:rPr>
      <w:i/>
      <w:iCs/>
      <w:color w:val="404040" w:themeColor="text1" w:themeTint="BF"/>
      <w:lang w:val="en-GB"/>
    </w:rPr>
  </w:style>
  <w:style w:type="paragraph" w:styleId="a7">
    <w:name w:val="List Paragraph"/>
    <w:basedOn w:val="a"/>
    <w:uiPriority w:val="34"/>
    <w:qFormat/>
    <w:rsid w:val="00C93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D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D50"/>
    <w:rPr>
      <w:i/>
      <w:iCs/>
      <w:color w:val="2F5496" w:themeColor="accent1" w:themeShade="BF"/>
      <w:lang w:val="en-GB"/>
    </w:rPr>
  </w:style>
  <w:style w:type="character" w:styleId="ab">
    <w:name w:val="Intense Reference"/>
    <w:basedOn w:val="a0"/>
    <w:uiPriority w:val="32"/>
    <w:qFormat/>
    <w:rsid w:val="00C93D5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347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apple-converted-space">
    <w:name w:val="apple-converted-space"/>
    <w:basedOn w:val="a0"/>
    <w:rsid w:val="006A3470"/>
  </w:style>
  <w:style w:type="paragraph" w:styleId="ad">
    <w:name w:val="Revision"/>
    <w:hidden/>
    <w:uiPriority w:val="99"/>
    <w:semiHidden/>
    <w:rsid w:val="00BF03E3"/>
    <w:rPr>
      <w:lang w:val="en-GB"/>
    </w:rPr>
  </w:style>
  <w:style w:type="character" w:styleId="ae">
    <w:name w:val="annotation reference"/>
    <w:basedOn w:val="a0"/>
    <w:uiPriority w:val="99"/>
    <w:semiHidden/>
    <w:unhideWhenUsed/>
    <w:rsid w:val="003D2AD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D2AD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D2AD7"/>
    <w:rPr>
      <w:sz w:val="20"/>
      <w:szCs w:val="20"/>
      <w:lang w:val="en-GB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D2AD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D2AD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Khaikin</dc:creator>
  <cp:keywords/>
  <dc:description/>
  <cp:lastModifiedBy>Luka Khaikin</cp:lastModifiedBy>
  <cp:revision>2</cp:revision>
  <dcterms:created xsi:type="dcterms:W3CDTF">2026-01-09T10:09:00Z</dcterms:created>
  <dcterms:modified xsi:type="dcterms:W3CDTF">2026-01-09T10:09:00Z</dcterms:modified>
</cp:coreProperties>
</file>